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F7A7" w14:textId="7265E4C2" w:rsidR="00992A36" w:rsidRDefault="00000000">
      <w:pPr>
        <w:spacing w:line="400" w:lineRule="exact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成都理工大学工程技术学院</w:t>
      </w:r>
      <w:bookmarkStart w:id="0" w:name="_Hlk19523912"/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r w:rsidR="000E2BDA">
        <w:rPr>
          <w:rFonts w:ascii="宋体" w:hAnsi="宋体" w:hint="eastAsia"/>
          <w:b/>
          <w:bCs/>
          <w:sz w:val="32"/>
          <w:u w:val="single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</w:rPr>
        <w:t>届</w:t>
      </w:r>
      <w:bookmarkEnd w:id="0"/>
      <w:r>
        <w:rPr>
          <w:rFonts w:ascii="宋体" w:hAnsi="宋体" w:hint="eastAsia"/>
          <w:b/>
          <w:bCs/>
          <w:sz w:val="32"/>
        </w:rPr>
        <w:t>毕业论文（设计）任务书</w:t>
      </w:r>
    </w:p>
    <w:p w14:paraId="548F81E1" w14:textId="77777777" w:rsidR="00992A36" w:rsidRDefault="00000000">
      <w:pPr>
        <w:spacing w:line="280" w:lineRule="exact"/>
        <w:jc w:val="center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（指导教师填写）</w:t>
      </w:r>
    </w:p>
    <w:p w14:paraId="20768821" w14:textId="77777777" w:rsidR="00992A36" w:rsidRDefault="00992A36">
      <w:pPr>
        <w:spacing w:line="200" w:lineRule="exact"/>
        <w:jc w:val="center"/>
        <w:rPr>
          <w:rFonts w:ascii="宋体" w:hAnsi="宋体" w:hint="eastAsia"/>
          <w:bCs/>
        </w:rPr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:rsidR="00992A36" w14:paraId="1846C219" w14:textId="77777777">
        <w:trPr>
          <w:trHeight w:val="584"/>
        </w:trPr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295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</w:t>
            </w:r>
          </w:p>
          <w:p w14:paraId="0AABAFC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42AAB369" w:rsidRDefault="42AAB369" w:rsidP="42AAB369" w14:paraId="620FCAD6" w14:textId="4CF0E1F6">
            <w:pPr>
              <w:spacing w:line="240" w:lineRule="exact"/>
              <w:ind w:firstLineChars="700" w:firstLine="1470"/>
              <w:rPr>
                <w:rFonts w:ascii="宋体" w:hAnsi="宋体" w:hint="eastAsia"/>
                <w:bCs/>
                <w:szCs w:val="21"/>
              </w:rPr>
            </w:pPr>
            <w:del w:id="1" w:author="Codex" w:date="2026-10-13T06:33:44Z" w16du:dateUtc="2026-10-13T06:33:44Z">
              <w:r w:rsidDel="42AAB369">
                <w:delText>基于PLC的恒压供水控制系统</w:delText>
              </w:r>
            </w:del>
            <w:ins w:id="0" w:author="Codex" w:date="2026-10-13T06:33:44Z" w16du:dateUtc="2026-10-13T06:33:44Z">
              <w:r w:rsidR="42AAB369">
                <w:t>基于PLC的恒压供水控制系统设计</w:t>
              </w:r>
            </w:ins>
          </w:p>
        </w:tc>
      </w:tr>
      <w:tr w:rsidR="00992A36" w14:paraId="47A6D0AA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F70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6983" w14:textId="5ECEA1A4" w:rsidR="00992A36" w:rsidRDefault="00345D83" w:rsidP="00345D83">
            <w:pPr>
              <w:spacing w:line="2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张倍瑞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C4FE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2E99" w14:textId="4CC42A24" w:rsidR="00992A36" w:rsidRDefault="00345D83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12300170229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73D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7A75" w14:textId="5BA6BE9D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电气工程及其自动化</w:t>
            </w:r>
          </w:p>
        </w:tc>
      </w:tr>
      <w:tr w:rsidR="00992A36" w14:paraId="456975A2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F4C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78A3" w14:textId="26EB7C15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自动化工程系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EDF8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F405" w14:textId="3303EC73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周熊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551B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DF3A" w14:textId="3892C1CF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</w:tr>
      <w:tr w:rsidR="00992A36" w14:paraId="0E832DEB" w14:textId="77777777">
        <w:trPr>
          <w:trHeight w:hRule="exact" w:val="43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29F37" w14:textId="77777777" w:rsidR="00992A36" w:rsidRDefault="00000000">
            <w:pPr>
              <w:pStyle w:val="2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32F93E" w14:textId="6998246C" w:rsidR="00992A36" w:rsidRDefault="000E2BDA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908787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AC353C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□大学生竞赛项目</w:t>
            </w:r>
          </w:p>
        </w:tc>
      </w:tr>
      <w:tr w:rsidR="00992A36" w14:paraId="060DB157" w14:textId="77777777">
        <w:trPr>
          <w:trHeight w:hRule="exact" w:val="434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55228" w14:textId="77777777" w:rsidR="00992A36" w:rsidRDefault="00992A36">
            <w:pPr>
              <w:widowControl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ADB4CD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085F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3ED91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□教师科研项目</w:t>
            </w:r>
          </w:p>
        </w:tc>
      </w:tr>
      <w:tr w:rsidR="00992A36" w14:paraId="36D9FB48" w14:textId="77777777">
        <w:trPr>
          <w:trHeight w:hRule="exact" w:val="471"/>
        </w:trPr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0C07" w14:textId="77777777" w:rsidR="00992A36" w:rsidRDefault="00992A36">
            <w:pPr>
              <w:spacing w:line="360" w:lineRule="exact"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2F55F1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0B986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□其他（请注明）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:rsidR="00992A36" w14:paraId="4121CFD6" w14:textId="77777777">
        <w:trPr>
          <w:trHeight w:val="283"/>
        </w:trPr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9DC70" w14:textId="77777777" w:rsidR="00992A36" w:rsidRDefault="00000000">
            <w:pPr>
              <w:pStyle w:val="2"/>
              <w:spacing w:line="24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毕业论文（设计）的任务及要求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ADA8FCD" w14:textId="77777777" w:rsidR="00992A36" w:rsidRDefault="00000000">
            <w:pPr>
              <w:spacing w:line="2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42AAB369" w:rsidRDefault="42AAB369" w:rsidP="42AAB369" w14:paraId="6136F040" w14:textId="664DCAE6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del w:id="3" w:author="Codex" w:date="2026-10-13T06:33:44Z" w16du:dateUtc="2026-10-13T06:33:44Z">
              <w:r w:rsidDel="42AAB369">
                <w:delText>本课题以西门子S7-1200 PLC为主控制器，设计一套基于PLC与变频调速的恒压供水控制系统。课题核心任务是实现管网压力闭环自动控制，根据管网实际压力，依靠PID算法调整变频器输出频率，改变水泵转速，维持供水压力稳定，同时实现自动保护、故障报警等功能</w:delText>
              </w:r>
            </w:del>
            <w:ins w:id="2" w:author="Codex" w:date="2026-10-13T06:33:44Z" w16du:dateUtc="2026-10-13T06:33:44Z">
              <w:r w:rsidR="42AAB369">
                <w:t>本课题以西门子S7-1200 PLC为主控制器，面向单泵恒压供水实验装置，采用低压直流水泵、压力传感器及调速驱动器构建压力闭环。通过改变回水阀开度模拟用水量变化，研究PLC在负载扰动下的压力调节与故障保护。具体任务如下：</w:t>
                <w:br/>
                <w:t>1. 完成总体方案及器件选型。以CPU 1211C DC/DC/DC为基础，设计水箱—水泵—压力测量—用水调节阀—回流水箱的循环水路，核对传感器量程、水泵扬程、驱动接口及电源容量，编制物料表、I/O分配表和接线图。</w:t>
                <w:br/>
                <w:t>2. 参考已有液位PID工程，在TIA Portal中理解模拟量处理、PID及HMI程序结构，完成压力变量、调速输出和报警逻辑的适配；先进行PLCSIM程序验证，再开展实物联调，记录开源参考与自主修改的内容。</w:t>
                <w:br/>
                <w:t>3. 实现压力信号采集、标定和工程量换算，建立设定压力、实际压力和调速输出之间的闭环关系；采用PLC内部PID控制，根据压力偏差调节水泵转速，并完成参数整定、输出限幅及启动斜坡设计。</w:t>
                <w:br/>
                <w:t>4. 实现手动／自动运行、启停、故障复位和参数设置功能，设计压力趋势、运行状态及报警显示界面，验证不同模式下的操作权限和保护优先级。</w:t>
                <w:br/>
                <w:t>5. 完成设定值变化、用水量扰动、缺水及传感器异常等测试，分析稳态误差、超调量、调节时间和压力波动；形成可复核的测试数据、程序工程、设计图纸及毕业论文。</w:t>
              </w:r>
            </w:ins>
          </w:p>
        </w:tc>
      </w:tr>
      <w:tr w:rsidR="00992A36" w14:paraId="0BA5B1EA" w14:textId="77777777" w:rsidTr="0042207E">
        <w:trPr>
          <w:trHeight w:hRule="exact" w:val="577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F08E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6512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0676" w14:textId="77777777" w:rsidR="00992A36" w:rsidRDefault="00992A36">
            <w:pPr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992A36" w14:paraId="50AEB673" w14:textId="77777777" w:rsidTr="0042207E">
        <w:trPr>
          <w:trHeight w:hRule="exact" w:val="1822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717B3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8FD" w14:textId="77777777" w:rsidR="00992A36" w:rsidRDefault="00000000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42AAB369" w:rsidRDefault="42AAB369" w:rsidP="42AAB369" w14:paraId="39F5AA6D" w14:textId="55036DF5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del w:id="5" w:author="Codex" w:date="2026-10-13T06:33:44Z" w16du:dateUtc="2026-10-13T06:33:44Z">
              <w:r w:rsidDel="42AAB369">
                <w:delText>有  □无   作品设计要求：本设计基于PLC与变频PID控制技术，旨在完成一套全自动恒压供水控制系统。系统最终要求实现：实时采集管网压力，通过PID算法自动调节变频器频率与水泵转速，使管网压力长期保持稳定，有效解决水压波动问题；具备自动、手动双模式切换功能，；实满足正常运行与设备检修需求现水泵变频软启动，降低设备冲击与能耗；同时具备高低压超限、水泵过载、缺水保护及声光报警功能。系统整体运行稳定、响应迅速、节能降噪，可实现无人值守全自动供水，满足厂区、小区等场景的常态化供水使用要求。</w:delText>
              </w:r>
            </w:del>
            <w:ins w:id="4" w:author="Codex" w:date="2026-10-13T06:33:44Z" w16du:dateUtc="2026-10-13T06:33:44Z">
              <w:r w:rsidR="42AAB369">
                <w:t>☑有  □无   作品设计要求：</w:t>
                <w:br/>
                <w:t>1. 装置与接口。制作单泵低压循环水路，配置压力传感器、机械压力表、回水调节阀及低水位检测装置。压力输入优先采用0～10 V信号接入PLC模拟量输入；采用SB 1232模拟量输出板或经核验的等效接口，向匹配的调速驱动器提供给定信号，由驱动器完成直流水泵调速。PLC输出不得直接承担水泵功率驱动。</w:t>
                <w:br/>
                <w:t>2. 压力采集。按照模块配置核对模拟量原始值范围，通过NORM_X、SCALE_X或等效计算换算为MPa等统一压力单位；完成零点、量程及机械压力表对照标定。对信号进行适当滤波，设置越界和异常变化判据，保留零压力正常启动的处理逻辑。</w:t>
                <w:br/>
                <w:t>3. PID控制。采用PID_Compact或适配的PID程序，在固定周期中断中执行运算，采样周期可从100 ms起进行调试，保持控制块周期参数与调用周期一致。核对控制方向，使压力低于设定值时增加有效调速输出；设置输出上下限、积分饱和处理及启停复位，避免停机后积分累积造成再次启动冲击。</w:t>
                <w:br/>
                <w:t>4. 操作逻辑。自动模式根据压力反馈调速，手动模式允许在限定范围内调整输出；两种模式均受急停和故障联锁约束。切换时采用输出跟踪或过渡处理，限制调速给定突变。压力设定值和报警阈值应限制在器件及水路允许范围内。停电恢复或故障消除后须经人工确认启动。</w:t>
                <w:br/>
                <w:t>5. 保护与报警。至少设置缺水、超压、传感器异常及驱动器故障的停泵联锁；过流／过载保护由具备该功能的驱动器或独立保护器件承担。保护触发时关闭运行使能并将调速给定置零，显示故障原因；故障条件未解除时禁止复位启动。欠压报警结合启动延时和持续时间判断，避免正常建压阶段误报警。</w:t>
                <w:br/>
                <w:t>6. 监控与记录。在TIA中设计可仿真的HMI界面，显示设定压力、实际压力、压力偏差、调速输出、运行模式和报警状态，支持必要参数设置及压力趋势观察；实物阶段可采用电脑监控，无须另购TP700面板。记录测试时间、设定值、测量值、输出及报警状态，便于整理为CSV数据。</w:t>
                <w:br/>
                <w:t>7. 测试与评价。在安全工作范围内选取至少三个压力设定点，进行建压、设定值阶跃及阀门开度扰动测试，关键工况至少重复三次；按统一方法计算稳态误差、最大超调和调节时间，并保留曲线及原始记录。通过模拟故障验证停泵、报警和复位联锁。压力范围及验收阈值应依据最终选型、标定结果和指导教师要求确定。</w:t>
                <w:br/>
                <w:t>8. 装配与交付。采用适配的低压直流电源，设置分路保险、急停切断水泵使能或动力回路，并采取干湿分区、管路防脱和必要泄压措施。完成端子编号、线缆标识及设备固定，提交实物装置、PLC/HMI工程、接线图、物料清单、操作说明、测试报告和论文。明确本装置采用直流水泵调速，不将其表述为交流变频器供水系统。</w:t>
              </w:r>
            </w:ins>
          </w:p>
        </w:tc>
      </w:tr>
      <w:tr w:rsidR="00992A36" w14:paraId="3485341A" w14:textId="77777777">
        <w:trPr>
          <w:trHeight w:val="1406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363D" w14:textId="77777777" w:rsidR="00992A36" w:rsidRDefault="00000000">
            <w:pPr>
              <w:spacing w:line="28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42AAB369" w:rsidRDefault="42AAB369" w:rsidP="42AAB369" w14:paraId="3CA1A28C" w14:textId="7B86935D">
            <w:pPr>
              <w:spacing w:line="320" w:lineRule="exact"/>
              <w:ind w:firstLineChars="100" w:firstLine="210"/>
              <w:rPr>
                <w:rFonts w:ascii="宋体" w:hAnsi="宋体" w:cs="宋体" w:hint="eastAsia"/>
                <w:color w:val="000000"/>
              </w:rPr>
            </w:pPr>
            <w:del w:id="7" w:author="Codex" w:date="2026-10-13T06:33:44Z" w16du:dateUtc="2026-10-13T06:33:44Z">
              <w:r w:rsidDel="42AAB369">
                <w:delText>本课题设计一套基于西门子S71200 PLC的恒压供水控制系统，以管网压力为控制目标，通过压力传感器采集实时压力信号，利用PID算法调节变频器输出频率，动态改变水泵电机转速。目的是维持供水管网压力稳定，满足用户用水需求；同时实现水泵软启动、自动调节、故障报警，减少人工值守，降低能耗，提升供水系统运行可靠性与自动化水平。</w:delText>
              </w:r>
            </w:del>
            <w:ins w:id="6" w:author="Codex" w:date="2026-10-13T06:33:44Z" w16du:dateUtc="2026-10-13T06:33:44Z">
              <w:r w:rsidR="42AAB369">
                <w:t>本课题通过单泵循环水路建立可观察、可调试的恒压供水实验平台，将PLC模拟量采集、PID闭环控制、人机监控及故障联锁应用于压力调节。利用用水量扰动与设定值变化测试，分析控制参数对稳态误差、响应速度和压力波动的影响，掌握从器件选型、接线编程到系统联调的完整设计方法。采用低压直流水泵有利于控制实验成本，适合教学和毕业设计验证；成果用于说明恒压控制原理与设计方法，应用于实际供水场景还需进一步完成工程选型和可靠性验证。</w:t>
              </w:r>
            </w:ins>
          </w:p>
          <w:p w14:paraId="0C1FA18C" w14:textId="106A1C30" w:rsidR="000E2BDA" w:rsidRDefault="000E2BDA" w:rsidP="000E2BDA">
            <w:pPr>
              <w:spacing w:line="32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tr w:rsidR="00992A36" w14:paraId="42C477D3" w14:textId="77777777" w:rsidTr="000E2BDA">
        <w:trPr>
          <w:trHeight w:val="2234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4C8" w14:textId="77777777" w:rsidR="00992A36" w:rsidRDefault="00000000">
            <w:pPr>
              <w:spacing w:line="28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毕业论文（设计）</w:t>
            </w:r>
            <w:r>
              <w:rPr>
                <w:rFonts w:ascii="宋体" w:hAnsi="宋体" w:hint="eastAsia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AFE1" w14:textId="77777777" w:rsidR="00627EEB" w:rsidRDefault="00627EEB" w:rsidP="000E2BDA">
            <w:pPr>
              <w:spacing w:line="320" w:lineRule="exact"/>
              <w:ind w:firstLineChars="100" w:firstLine="210"/>
              <w:rPr>
                <w:rStyle w:val="ad"/>
              </w:rPr>
            </w:pPr>
          </w:p>
          <w:p w14:paraId="603E3173" w14:textId="43261104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2026.09.08-2026.11.22   </w:t>
            </w:r>
            <w:r>
              <w:rPr>
                <w:rStyle w:val="ad"/>
                <w:rFonts w:hint="eastAsia"/>
              </w:rPr>
              <w:t>选题、撰写开题报告</w:t>
            </w:r>
          </w:p>
          <w:p w14:paraId="4CFBF666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2026.11.23-2026.12.07   </w:t>
            </w:r>
            <w:r>
              <w:rPr>
                <w:rStyle w:val="ad"/>
                <w:rFonts w:hint="eastAsia"/>
              </w:rPr>
              <w:t>开题答辩、审查</w:t>
            </w:r>
          </w:p>
          <w:p w14:paraId="792876ED" w14:textId="7D341149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2026.12.08-2027.04.05   </w:t>
            </w:r>
            <w:r>
              <w:rPr>
                <w:rStyle w:val="ad"/>
                <w:rFonts w:hint="eastAsia"/>
              </w:rPr>
              <w:t>按照要求开展后续工作、中期检查、论文撰写</w:t>
            </w:r>
          </w:p>
          <w:p w14:paraId="20675411" w14:textId="5188122F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2027.04.06-2027.04.19   </w:t>
            </w:r>
            <w:r>
              <w:rPr>
                <w:rStyle w:val="ad"/>
                <w:rFonts w:hint="eastAsia"/>
              </w:rPr>
              <w:t>论文审阅、查重、答辩资格审定</w:t>
            </w:r>
          </w:p>
          <w:p w14:paraId="4CBA769B" w14:textId="6C2E67DE" w:rsidR="00992A36" w:rsidRDefault="000E2BDA" w:rsidP="000E2BDA">
            <w:pPr>
              <w:spacing w:line="320" w:lineRule="exact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Style w:val="ad"/>
                <w:rFonts w:hint="eastAsia"/>
              </w:rPr>
              <w:t xml:space="preserve">2027.04.20-2027.04.26   </w:t>
            </w:r>
            <w:r>
              <w:rPr>
                <w:rStyle w:val="ad"/>
                <w:rFonts w:hint="eastAsia"/>
              </w:rPr>
              <w:t>论文答辩、成绩评定</w:t>
            </w:r>
          </w:p>
        </w:tc>
      </w:tr>
      <w:tr w:rsidR="00992A36" w14:paraId="0DA7FC34" w14:textId="77777777">
        <w:trPr>
          <w:trHeight w:val="567"/>
        </w:trPr>
        <w:tc>
          <w:tcPr>
            <w:tcW w:w="45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635A376" w14:textId="757E5851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下达任务日期：  </w:t>
            </w:r>
            <w:r w:rsidR="000E2BDA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CC961F" w14:textId="42C5CC2E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要求完成日期：  </w:t>
            </w:r>
            <w:r w:rsidR="000E2BDA">
              <w:rPr>
                <w:rFonts w:ascii="宋体" w:hAnsi="宋体" w:hint="eastAsia"/>
                <w:szCs w:val="21"/>
              </w:rPr>
              <w:t>2027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992A36" w14:paraId="050BBAAE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8321AC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AF819A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专业负责人审定（签名）：</w:t>
            </w:r>
          </w:p>
        </w:tc>
      </w:tr>
      <w:tr w:rsidR="00992A36" w14:paraId="587E2734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0559F6" w14:textId="19DC327C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学生接受任务（签名）：</w:t>
            </w:r>
            <w:r w:rsidR="00345D83">
              <w:rPr>
                <w:rFonts w:ascii="宋体" w:hAnsi="宋体" w:hint="eastAsia"/>
                <w:szCs w:val="21"/>
              </w:rPr>
              <w:t>张倍瑞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59076A" w14:textId="77777777" w:rsidR="00992A36" w:rsidRDefault="00992A3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7AB2CA7B" w14:textId="77777777" w:rsidR="00992A36" w:rsidRDefault="00000000">
      <w:pPr>
        <w:spacing w:beforeLines="30" w:before="9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ascii="宋体" w:hAnsi="宋体" w:hint="eastAsia"/>
          <w:sz w:val="18"/>
          <w:szCs w:val="18"/>
        </w:rPr>
        <w:t>”表示选中该选项</w:t>
      </w:r>
    </w:p>
    <w:sectPr w:rsidR="00992A36">
      <w:pgSz w:w="11907" w:h="16839"/>
      <w:pgMar w:top="1134" w:right="1134" w:bottom="1134" w:left="1134" w:header="1021" w:footer="850" w:gutter="0"/>
      <w:cols w:space="720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6A0F4"/>
    <w:multiLevelType w:val="singleLevel"/>
    <w:tmpl w:val="B430369E"/>
    <w:lvl w:ilvl="0">
      <w:start w:val="1"/>
      <w:numFmt w:val="decimal"/>
      <w:suff w:val="space"/>
      <w:lvlText w:val="%1、"/>
      <w:lvlJc w:val="left"/>
      <w:rPr>
        <w:rFonts w:ascii="宋体" w:eastAsia="宋体" w:hAnsi="宋体" w:cs="Times New Roman"/>
      </w:rPr>
    </w:lvl>
  </w:abstractNum>
  <w:num w:numId="1" w16cid:durableId="2125923816">
    <w:abstractNumId w:val="0"/>
  </w:num>
</w:numbering>
</file>

<file path=word/people.xml><?xml version="1.0" encoding="utf-8"?>
<w15:people xmlns:w15="http://schemas.microsoft.com/office/word/2012/wordml">
  <w15:person w15:author="Codex">
    <w15:presenceInfo w15:providerId="None" w15:userId="Codex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4F"/>
    <w:rsid w:val="0000641B"/>
    <w:rsid w:val="00030B44"/>
    <w:rsid w:val="00072649"/>
    <w:rsid w:val="0007689A"/>
    <w:rsid w:val="000B114F"/>
    <w:rsid w:val="000C6078"/>
    <w:rsid w:val="000D0096"/>
    <w:rsid w:val="000D1D5E"/>
    <w:rsid w:val="000E25A5"/>
    <w:rsid w:val="000E2BDA"/>
    <w:rsid w:val="00115C77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C063A"/>
    <w:rsid w:val="002E63EA"/>
    <w:rsid w:val="002F79BE"/>
    <w:rsid w:val="00327E98"/>
    <w:rsid w:val="0034303B"/>
    <w:rsid w:val="00345D83"/>
    <w:rsid w:val="00346BC2"/>
    <w:rsid w:val="0035769A"/>
    <w:rsid w:val="003773E0"/>
    <w:rsid w:val="003B60C9"/>
    <w:rsid w:val="00413812"/>
    <w:rsid w:val="0042207E"/>
    <w:rsid w:val="00427CB3"/>
    <w:rsid w:val="0043339E"/>
    <w:rsid w:val="00436145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27EEB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0F96"/>
    <w:rsid w:val="008F2F67"/>
    <w:rsid w:val="008F4BA7"/>
    <w:rsid w:val="00912FB8"/>
    <w:rsid w:val="00950A67"/>
    <w:rsid w:val="009751CF"/>
    <w:rsid w:val="009820B6"/>
    <w:rsid w:val="00992A36"/>
    <w:rsid w:val="009A7EF4"/>
    <w:rsid w:val="00A57342"/>
    <w:rsid w:val="00A75965"/>
    <w:rsid w:val="00A93ABD"/>
    <w:rsid w:val="00A9744A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  <w:rsid w:val="42AAB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EA49"/>
  <w15:docId w15:val="{3D6043B1-6F5B-47C9-A57E-BB740F13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nhideWhenUsed/>
    <w:pPr>
      <w:widowControl/>
      <w:jc w:val="center"/>
    </w:pPr>
    <w:rPr>
      <w:rFonts w:eastAsia="楷体_GB2312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20">
    <w:name w:val="正文文本 2 字符"/>
    <w:basedOn w:val="a0"/>
    <w:link w:val="2"/>
    <w:rPr>
      <w:rFonts w:ascii="Times New Roman" w:eastAsia="楷体_GB2312" w:hAnsi="Times New Roman" w:cs="Times New Roman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rsid w:val="000E2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169</Words>
  <Characters>968</Characters>
  <Application>Microsoft Office Word</Application>
  <DocSecurity>0</DocSecurity>
  <Lines>8</Lines>
  <Paragraphs>2</Paragraphs>
  <ScaleCrop>false</ScaleCrop>
  <Company>datathink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8618882580874</cp:lastModifiedBy>
  <cp:revision>23</cp:revision>
  <cp:lastPrinted>2019-09-19T08:54:00Z</cp:lastPrinted>
  <dcterms:created xsi:type="dcterms:W3CDTF">2020-10-27T03:12:00Z</dcterms:created>
  <dcterms:modified xsi:type="dcterms:W3CDTF">2026-10-13T02:38:00Z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